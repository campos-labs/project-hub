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sintético de prestação de serviços</w:t>
      </w:r>
    </w:p>
    <w:p>
      <w:pPr>
        <w:pStyle w:val="Heading1"/>
      </w:pPr>
      <w:r>
        <w:t>Cláusula 1 — Partes</w:t>
      </w:r>
    </w:p>
    <w:p>
      <w:r>
        <w:t>Contratante: Horizonte Serviços Ltda., CNPJ 12.345.678/0001-90.</w:t>
      </w:r>
    </w:p>
    <w:p>
      <w:r>
        <w:t>Contratada: Atlas Tecnologia Ltda., CNPJ 98.765.432/0001-10.</w:t>
      </w:r>
    </w:p>
    <w:p>
      <w:pPr>
        <w:pStyle w:val="Heading1"/>
      </w:pPr>
      <w:r>
        <w:t>Cláusula 2 — Valor e anexo</w:t>
      </w:r>
    </w:p>
    <w:p>
      <w:r>
        <w:t xml:space="preserve">Valor total do contrato: R$ </w:t>
      </w:r>
      <w:r>
        <w:t>12.</w:t>
      </w:r>
      <w:r>
        <w:t>000,00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Valor unitário</w:t>
            </w:r>
          </w:p>
        </w:tc>
        <w:tc>
          <w:tcPr>
            <w:tcW w:type="dxa" w:w="2160"/>
          </w:tcPr>
          <w:p>
            <w:r>
              <w:t>Valor total</w:t>
            </w:r>
          </w:p>
        </w:tc>
      </w:tr>
      <w:tr>
        <w:tc>
          <w:tcPr>
            <w:tcW w:type="dxa" w:w="2160"/>
          </w:tcPr>
          <w:p>
            <w:r>
              <w:t>Implantação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R$ 5.000,00</w:t>
            </w:r>
          </w:p>
        </w:tc>
        <w:tc>
          <w:tcPr>
            <w:tcW w:type="dxa" w:w="2160"/>
          </w:tcPr>
          <w:p>
            <w:r>
              <w:t>R$ 5.000,00</w:t>
            </w:r>
          </w:p>
        </w:tc>
      </w:tr>
      <w:tr>
        <w:tc>
          <w:tcPr>
            <w:tcW w:type="dxa" w:w="2160"/>
          </w:tcPr>
          <w:p>
            <w:r>
              <w:t>Suporte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R$ 6.000,00</w:t>
            </w:r>
          </w:p>
        </w:tc>
        <w:tc>
          <w:tcPr>
            <w:tcW w:type="dxa" w:w="2160"/>
          </w:tcPr>
          <w:p>
            <w:r>
              <w:t>R$ 6.000,00</w:t>
            </w:r>
          </w:p>
        </w:tc>
      </w:tr>
    </w:tbl>
    <w:p>
      <w:pPr>
        <w:pStyle w:val="Heading1"/>
      </w:pPr>
      <w:r>
        <w:t>Cláusula 3 — Dados cadastrais</w:t>
      </w:r>
    </w:p>
    <w:p>
      <w:r>
        <w:t>Endereço da contratante: Rua das Flores, 100, São Paulo/SP.</w:t>
      </w:r>
    </w:p>
    <w:p>
      <w:pPr>
        <w:pStyle w:val="Heading1"/>
      </w:pPr>
      <w:r>
        <w:t>Cláusula 4 — Responsabilidade</w:t>
      </w:r>
    </w:p>
    <w:p>
      <w:r>
        <w:t>A responsabilidade da contratada é ilimitada em qualquer hipótese.</w:t>
      </w:r>
    </w:p>
    <w:p>
      <w:pPr>
        <w:pStyle w:val="Heading1"/>
      </w:pPr>
      <w:r>
        <w:t>Cláusula 5 — Comunicações</w:t>
      </w:r>
    </w:p>
    <w:p>
      <w:r>
        <w:t>A comunicação será feita por escrito.</w:t>
      </w:r>
    </w:p>
    <w:p>
      <w:pPr>
        <w:pStyle w:val="Heading1"/>
      </w:pPr>
      <w:r>
        <w:t>Cláusula 6 — Prazo de pagamento</w:t>
      </w:r>
    </w:p>
    <w:p>
      <w:r>
        <w:t xml:space="preserve">Prazo de pagamento: </w:t>
      </w:r>
      <w:del w:id="100" w:author="Revisor sintético" w:date="2026-10-01T12:00:00Z">
        <w:r>
          <w:delText>30 dias</w:delText>
        </w:r>
      </w:del>
      <w:ins w:id="101" w:author="Revisor sintético" w:date="2026-10-01T12:00:00Z">
        <w:r>
          <w:t>45 dias</w:t>
        </w:r>
      </w:ins>
      <w:r>
        <w:t xml:space="preserve"> contados do recebimento da nota fiscal.</w:t>
      </w:r>
    </w:p>
    <w:p>
      <w:pPr>
        <w:pStyle w:val="Heading1"/>
      </w:pPr>
      <w:r>
        <w:t>Cláusula 7 — Documento relacionado</w:t>
      </w:r>
    </w:p>
    <w:p>
      <w:commentRangeStart w:id="0"/>
      <w:r>
        <w:t>A ordem de serviço relacionada integra o contrato.</w:t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>Cláusula 8 — Notificações</w:t>
      </w:r>
    </w:p>
    <w:p>
      <w:r>
        <w:t>A comunicação será feita por escrito.</w:t>
      </w:r>
    </w:p>
    <w:p>
      <w:pPr>
        <w:pStyle w:val="Heading1"/>
      </w:pPr>
      <w:r>
        <w:t>Cláusula 9 — Limite e exceção</w:t>
      </w:r>
    </w:p>
    <w:p>
      <w:r>
        <w:t>A responsabilidade fica limitada ao valor total do contrato, exceto em caso de dolo comprovado.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sora sintética" w:initials="RS" w:date="2026-10-23T22:49:49Z">
    <w:p>
      <w:pPr>
        <w:pStyle w:val="CommentText"/>
      </w:pPr>
      <w:r>
        <w:rPr>
          <w:rStyle w:val="CommentReference"/>
        </w:rPr>
        <w:annotationRef/>
      </w:r>
      <w:r>
        <w:t>Conferir a ordem de serviço vigente.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sintético de referência</dc:title>
  <dc:subject/>
  <dc:creator>Campos Labs POC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